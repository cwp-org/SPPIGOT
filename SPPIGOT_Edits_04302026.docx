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62C8" w14:textId="2CE10B3C" w:rsidR="00007A91" w:rsidRPr="00007A91" w:rsidRDefault="00007A91" w:rsidP="005411FF">
      <w:pPr>
        <w:pStyle w:val="Heading1"/>
      </w:pPr>
      <w:r w:rsidRPr="00007A91">
        <w:t>Intro Tab changes</w:t>
      </w:r>
      <w:r>
        <w:t xml:space="preserve"> (under Welcome)</w:t>
      </w:r>
      <w:r w:rsidRPr="00007A91">
        <w:t>:</w:t>
      </w:r>
    </w:p>
    <w:p w14:paraId="090A19A4" w14:textId="41836480" w:rsidR="002E2442" w:rsidRDefault="00353878">
      <w:r w:rsidRPr="00353878">
        <w:t>Use the SPPIGOT to see how your municipal</w:t>
      </w:r>
      <w:del w:id="0" w:author="Karen Cappiella" w:date="2026-04-30T11:53:00Z" w16du:dateUtc="2026-04-30T15:53:00Z">
        <w:r w:rsidRPr="00353878" w:rsidDel="00353878">
          <w:delText>ity</w:delText>
        </w:r>
      </w:del>
      <w:r w:rsidRPr="00353878">
        <w:t xml:space="preserve">, </w:t>
      </w:r>
      <w:ins w:id="1" w:author="Karen Cappiella" w:date="2026-04-30T11:53:00Z" w16du:dateUtc="2026-04-30T15:53:00Z">
        <w:r>
          <w:t>T</w:t>
        </w:r>
      </w:ins>
      <w:del w:id="2" w:author="Karen Cappiella" w:date="2026-04-30T11:53:00Z" w16du:dateUtc="2026-04-30T15:53:00Z">
        <w:r w:rsidRPr="00353878" w:rsidDel="00353878">
          <w:delText>t</w:delText>
        </w:r>
      </w:del>
      <w:r w:rsidRPr="00353878">
        <w:t>rib</w:t>
      </w:r>
      <w:ins w:id="3" w:author="Karen Cappiella" w:date="2026-04-30T11:53:00Z" w16du:dateUtc="2026-04-30T15:53:00Z">
        <w:r>
          <w:t>al</w:t>
        </w:r>
      </w:ins>
      <w:del w:id="4" w:author="Karen Cappiella" w:date="2026-04-30T11:53:00Z" w16du:dateUtc="2026-04-30T15:53:00Z">
        <w:r w:rsidRPr="00353878" w:rsidDel="00353878">
          <w:delText>e</w:delText>
        </w:r>
      </w:del>
      <w:r w:rsidRPr="00353878">
        <w:t>, or territor</w:t>
      </w:r>
      <w:ins w:id="5" w:author="Karen Cappiella" w:date="2026-04-30T11:54:00Z" w16du:dateUtc="2026-04-30T15:54:00Z">
        <w:r>
          <w:t>ial</w:t>
        </w:r>
      </w:ins>
      <w:del w:id="6" w:author="Karen Cappiella" w:date="2026-04-30T11:54:00Z" w16du:dateUtc="2026-04-30T15:54:00Z">
        <w:r w:rsidRPr="00353878" w:rsidDel="00353878">
          <w:delText>y's</w:delText>
        </w:r>
      </w:del>
      <w:r w:rsidRPr="00353878">
        <w:t xml:space="preserve"> </w:t>
      </w:r>
      <w:ins w:id="7" w:author="Karen Cappiella" w:date="2026-04-30T11:53:00Z" w16du:dateUtc="2026-04-30T15:53:00Z">
        <w:r>
          <w:t xml:space="preserve">government </w:t>
        </w:r>
      </w:ins>
      <w:del w:id="8" w:author="Karen Cappiella" w:date="2026-04-30T11:53:00Z" w16du:dateUtc="2026-04-30T15:53:00Z">
        <w:r w:rsidRPr="00353878" w:rsidDel="00353878">
          <w:delText>stormwater</w:delText>
        </w:r>
      </w:del>
      <w:r w:rsidRPr="00353878">
        <w:t xml:space="preserve"> operations address </w:t>
      </w:r>
      <w:ins w:id="9" w:author="Karen Cappiella" w:date="2026-04-30T11:53:00Z" w16du:dateUtc="2026-04-30T15:53:00Z">
        <w:r>
          <w:t xml:space="preserve">stormwater </w:t>
        </w:r>
      </w:ins>
      <w:r w:rsidRPr="00353878">
        <w:t>pollution prevention (P2) and identify actions for integrating P2 in your community.</w:t>
      </w:r>
    </w:p>
    <w:p w14:paraId="25230274" w14:textId="1F03AAE7" w:rsidR="00007A91" w:rsidRPr="00007A91" w:rsidRDefault="00007A91">
      <w:pPr>
        <w:rPr>
          <w:b/>
          <w:bCs/>
        </w:rPr>
      </w:pPr>
      <w:r w:rsidRPr="005411FF">
        <w:rPr>
          <w:rStyle w:val="Heading1Char"/>
        </w:rPr>
        <w:t>Screening Tab changes (under Procurement &amp; Regulations)</w:t>
      </w:r>
      <w:r w:rsidR="005411FF">
        <w:rPr>
          <w:b/>
          <w:bCs/>
        </w:rPr>
        <w:t>:</w:t>
      </w:r>
    </w:p>
    <w:p w14:paraId="53895A4B" w14:textId="654490CE" w:rsidR="00007A91" w:rsidRDefault="00007A91">
      <w:r w:rsidRPr="00007A91">
        <w:t xml:space="preserve">Development, adoption, and implementation of polices and regulations by municipal and territorial agencies or Tribal nations. </w:t>
      </w:r>
      <w:ins w:id="10" w:author="Karen Cappiella" w:date="2026-04-30T14:01:00Z" w16du:dateUtc="2026-04-30T18:01:00Z">
        <w:r>
          <w:t xml:space="preserve">Includes </w:t>
        </w:r>
        <w:r w:rsidRPr="00007A91">
          <w:t>procurement policies, regulations governing land development, restrictions on the sale of certain products, and other policy mechanisms</w:t>
        </w:r>
        <w:r>
          <w:t>.</w:t>
        </w:r>
        <w:r w:rsidRPr="00007A91">
          <w:t xml:space="preserve"> </w:t>
        </w:r>
      </w:ins>
      <w:r w:rsidRPr="00007A91">
        <w:t>Also includes use of existing regulations to encourage or enforce pollution prevention initiatives.</w:t>
      </w:r>
    </w:p>
    <w:p w14:paraId="34344AE1" w14:textId="0669383F" w:rsidR="00007A91" w:rsidRDefault="003C0983" w:rsidP="005411FF">
      <w:pPr>
        <w:pStyle w:val="Heading1"/>
      </w:pPr>
      <w:r w:rsidRPr="003C0983">
        <w:t>Other Changes</w:t>
      </w:r>
      <w:r>
        <w:t>:</w:t>
      </w:r>
    </w:p>
    <w:p w14:paraId="385D514E" w14:textId="6A492860" w:rsidR="002F7464" w:rsidRPr="002F7464" w:rsidRDefault="002F7464" w:rsidP="002F7464">
      <w:pPr>
        <w:numPr>
          <w:ilvl w:val="0"/>
          <w:numId w:val="1"/>
        </w:numPr>
      </w:pPr>
      <w:r w:rsidRPr="002F7464">
        <w:t>On the Results tab,</w:t>
      </w:r>
      <w:r>
        <w:t xml:space="preserve"> </w:t>
      </w:r>
      <w:r w:rsidRPr="002F7464">
        <w:t xml:space="preserve">add some minor instructions to the filtering section to help clarify how it works? </w:t>
      </w:r>
      <w:r>
        <w:t>Maybe</w:t>
      </w:r>
      <w:r w:rsidRPr="002F7464">
        <w:t xml:space="preserve"> something like “Click on any of the filters below to view actions that address the pollutants or co-benefits selected.”</w:t>
      </w:r>
    </w:p>
    <w:p w14:paraId="6F050110" w14:textId="77777777" w:rsidR="002F7464" w:rsidRPr="002F7464" w:rsidRDefault="002F7464" w:rsidP="002F7464">
      <w:pPr>
        <w:numPr>
          <w:ilvl w:val="0"/>
          <w:numId w:val="1"/>
        </w:numPr>
      </w:pPr>
      <w:r w:rsidRPr="002F7464">
        <w:t xml:space="preserve">On the Results tab, please make nutrient, pesticide, chlorides, and </w:t>
      </w:r>
      <w:proofErr w:type="gramStart"/>
      <w:r w:rsidRPr="002F7464">
        <w:t>petroleum hydrocarbons plural</w:t>
      </w:r>
      <w:proofErr w:type="gramEnd"/>
      <w:r w:rsidRPr="002F7464">
        <w:t xml:space="preserve"> and fix the spelling of emissions.</w:t>
      </w:r>
    </w:p>
    <w:p w14:paraId="6C9B4B48" w14:textId="30E233C9" w:rsidR="005411FF" w:rsidRDefault="002F7464" w:rsidP="005411FF">
      <w:pPr>
        <w:numPr>
          <w:ilvl w:val="0"/>
          <w:numId w:val="1"/>
        </w:numPr>
      </w:pPr>
      <w:r w:rsidRPr="002F7464">
        <w:t>On the Screening tab, under Construction &amp; Maintenance please replace “VOCs” with volatile organic carbons (VOCs)” and replace “PAHs” with “polycyclic aromatic hydrocarbons (PAHs)”</w:t>
      </w:r>
    </w:p>
    <w:p w14:paraId="48BB4E04" w14:textId="1ABF0725" w:rsidR="00EE3BE8" w:rsidRPr="005411FF" w:rsidRDefault="00EE3BE8" w:rsidP="005411FF">
      <w:pPr>
        <w:numPr>
          <w:ilvl w:val="0"/>
          <w:numId w:val="1"/>
        </w:numPr>
      </w:pPr>
      <w:r>
        <w:t xml:space="preserve">Add this to the main/landing page/tab:- </w:t>
      </w:r>
      <w:r w:rsidR="009C30DE" w:rsidRPr="009C30DE">
        <w:rPr>
          <w:rFonts w:ascii="Aptos" w:hAnsi="Aptos"/>
          <w:color w:val="FFFFFF"/>
          <w:shd w:val="clear" w:color="auto" w:fill="292929"/>
        </w:rPr>
        <w:t>The SPPIGOT was created in 2026 by the Center for Watershed Protection as part of a toolkit called </w:t>
      </w:r>
      <w:r w:rsidR="009C30DE" w:rsidRPr="009C30DE">
        <w:rPr>
          <w:rFonts w:ascii="Aptos" w:hAnsi="Aptos"/>
          <w:i/>
          <w:iCs/>
          <w:color w:val="FFFFFF"/>
          <w:shd w:val="clear" w:color="auto" w:fill="292929"/>
        </w:rPr>
        <w:t>Integrating Stormwater Pollution Prevention into Municipal, Tribal, and Territorial Government Operations: A Toolkit for EPA Region 2 Communities</w:t>
      </w:r>
      <w:r w:rsidR="009C30DE" w:rsidRPr="009C30DE">
        <w:rPr>
          <w:rFonts w:ascii="Aptos" w:hAnsi="Aptos"/>
          <w:color w:val="FFFFFF"/>
          <w:shd w:val="clear" w:color="auto" w:fill="292929"/>
        </w:rPr>
        <w:t>. The Center for Watershed Protection received financial support from EPA under an Assistance Agreement to create this toolkit.</w:t>
      </w:r>
    </w:p>
    <w:sectPr w:rsidR="00EE3BE8" w:rsidRPr="00541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E5D26"/>
    <w:multiLevelType w:val="multilevel"/>
    <w:tmpl w:val="AA3A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52786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en Cappiella">
    <w15:presenceInfo w15:providerId="AD" w15:userId="S::kc@cwp.org::682cb20e-a218-475d-bd18-635532d207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78"/>
    <w:rsid w:val="00007A91"/>
    <w:rsid w:val="002E2442"/>
    <w:rsid w:val="002F7464"/>
    <w:rsid w:val="00353878"/>
    <w:rsid w:val="003C0983"/>
    <w:rsid w:val="005411FF"/>
    <w:rsid w:val="0069632B"/>
    <w:rsid w:val="00774512"/>
    <w:rsid w:val="009C30DE"/>
    <w:rsid w:val="00E90A3F"/>
    <w:rsid w:val="00EE3BE8"/>
    <w:rsid w:val="00F4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63CC3"/>
  <w15:chartTrackingRefBased/>
  <w15:docId w15:val="{9C2AE396-1F5A-431D-9120-CA5AE137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87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538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f_Time xmlns="b031f331-093e-4af9-b9a8-5fb9941cd8bc" xsi:nil="true"/>
    <Project xmlns="80727368-2d85-4693-8aca-8c33fb2339f5" xsi:nil="true"/>
    <IconOverlay xmlns="http://schemas.microsoft.com/sharepoint/v4" xsi:nil="true"/>
    <lcf76f155ced4ddcb4097134ff3c332f xmlns="b031f331-093e-4af9-b9a8-5fb9941cd8bc">
      <Terms xmlns="http://schemas.microsoft.com/office/infopath/2007/PartnerControls"/>
    </lcf76f155ced4ddcb4097134ff3c332f>
    <SourceFile xmlns="b031f331-093e-4af9-b9a8-5fb9941cd8bc" xsi:nil="true"/>
    <TaxCatchAll xmlns="61ea441e-408f-4c04-8adb-e628fdc370c0" xsi:nil="true"/>
    <Notes xmlns="b031f331-093e-4af9-b9a8-5fb9941cd8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roject Document" ma:contentTypeID="0x01010084099C5946FA6344AFBC08FDA28BB5E3000F2A5536EED47B428001DEFDF00DB8CF" ma:contentTypeVersion="31" ma:contentTypeDescription="" ma:contentTypeScope="" ma:versionID="8f6676a41b6ceaec622f6036fe6c719c">
  <xsd:schema xmlns:xsd="http://www.w3.org/2001/XMLSchema" xmlns:xs="http://www.w3.org/2001/XMLSchema" xmlns:p="http://schemas.microsoft.com/office/2006/metadata/properties" xmlns:ns2="80727368-2d85-4693-8aca-8c33fb2339f5" xmlns:ns3="http://schemas.microsoft.com/sharepoint/v4" xmlns:ns4="b031f331-093e-4af9-b9a8-5fb9941cd8bc" xmlns:ns5="61ea441e-408f-4c04-8adb-e628fdc370c0" targetNamespace="http://schemas.microsoft.com/office/2006/metadata/properties" ma:root="true" ma:fieldsID="f4c24d879343d354472f72dafe6cecf9" ns2:_="" ns3:_="" ns4:_="" ns5:_="">
    <xsd:import namespace="80727368-2d85-4693-8aca-8c33fb2339f5"/>
    <xsd:import namespace="http://schemas.microsoft.com/sharepoint/v4"/>
    <xsd:import namespace="b031f331-093e-4af9-b9a8-5fb9941cd8bc"/>
    <xsd:import namespace="61ea441e-408f-4c04-8adb-e628fdc370c0"/>
    <xsd:element name="properties">
      <xsd:complexType>
        <xsd:sequence>
          <xsd:element name="documentManagement">
            <xsd:complexType>
              <xsd:all>
                <xsd:element ref="ns2:Project" minOccurs="0"/>
                <xsd:element ref="ns2:Project_x003a_Description" minOccurs="0"/>
                <xsd:element ref="ns2:SharedWithUsers" minOccurs="0"/>
                <xsd:element ref="ns3:IconOverlay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5:TaxCatchAll" minOccurs="0"/>
                <xsd:element ref="ns4:lcf76f155ced4ddcb4097134ff3c332f" minOccurs="0"/>
                <xsd:element ref="ns4:Date_x002f_Time" minOccurs="0"/>
                <xsd:element ref="ns4:MediaServiceObjectDetectorVersions" minOccurs="0"/>
                <xsd:element ref="ns4:MediaServiceSearchProperties" minOccurs="0"/>
                <xsd:element ref="ns4:SourceFile" minOccurs="0"/>
                <xsd:element ref="ns4:MediaServiceBillingMetadata" minOccurs="0"/>
                <xsd:element ref="ns4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727368-2d85-4693-8aca-8c33fb2339f5" elementFormDefault="qualified">
    <xsd:import namespace="http://schemas.microsoft.com/office/2006/documentManagement/types"/>
    <xsd:import namespace="http://schemas.microsoft.com/office/infopath/2007/PartnerControls"/>
    <xsd:element name="Project" ma:index="8" nillable="true" ma:displayName="Project" ma:list="{466bfe19-0901-498c-8ba9-2a12267cbd25}" ma:internalName="Project" ma:readOnly="false" ma:showField="Title" ma:web="80727368-2d85-4693-8aca-8c33fb2339f5">
      <xsd:simpleType>
        <xsd:restriction base="dms:Lookup"/>
      </xsd:simpleType>
    </xsd:element>
    <xsd:element name="Project_x003a_Description" ma:index="9" nillable="true" ma:displayName="Project:Description" ma:list="{466bfe19-0901-498c-8ba9-2a12267cbd25}" ma:internalName="Project_x003A_Description" ma:readOnly="true" ma:showField="CategoryDescription" ma:web="80727368-2d85-4693-8aca-8c33fb2339f5">
      <xsd:simpleType>
        <xsd:restriction base="dms:Lookup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31f331-093e-4af9-b9a8-5fb9941cd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9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0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3148156e-35dd-42ed-ae17-2fd98e2f2e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e_x002f_Time" ma:index="30" nillable="true" ma:displayName="Date/Time" ma:format="DateOnly" ma:internalName="Date_x002f_Time">
      <xsd:simpleType>
        <xsd:restriction base="dms:DateTim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ourceFile" ma:index="33" nillable="true" ma:displayName="Source File" ma:description="Add links to Canva or other where the file can be directly edited. " ma:format="Dropdown" ma:internalName="SourceFile">
      <xsd:simpleType>
        <xsd:restriction base="dms:Note">
          <xsd:maxLength value="255"/>
        </xsd:restriction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35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ea441e-408f-4c04-8adb-e628fdc370c0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fab4e7-a8b7-4971-b346-34430c230743}" ma:internalName="TaxCatchAll" ma:showField="CatchAllData" ma:web="61ea441e-408f-4c04-8adb-e628fdc37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24E068-0F24-4E97-9E19-26C149341193}">
  <ds:schemaRefs>
    <ds:schemaRef ds:uri="http://schemas.microsoft.com/office/2006/metadata/properties"/>
    <ds:schemaRef ds:uri="http://schemas.microsoft.com/office/infopath/2007/PartnerControls"/>
    <ds:schemaRef ds:uri="b031f331-093e-4af9-b9a8-5fb9941cd8bc"/>
    <ds:schemaRef ds:uri="80727368-2d85-4693-8aca-8c33fb2339f5"/>
    <ds:schemaRef ds:uri="http://schemas.microsoft.com/sharepoint/v4"/>
    <ds:schemaRef ds:uri="61ea441e-408f-4c04-8adb-e628fdc370c0"/>
  </ds:schemaRefs>
</ds:datastoreItem>
</file>

<file path=customXml/itemProps2.xml><?xml version="1.0" encoding="utf-8"?>
<ds:datastoreItem xmlns:ds="http://schemas.openxmlformats.org/officeDocument/2006/customXml" ds:itemID="{3E03F672-FE1C-4618-9B3B-FC54F11419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01EEA9-E13F-43BD-B1EE-2A25ECDB94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727368-2d85-4693-8aca-8c33fb2339f5"/>
    <ds:schemaRef ds:uri="http://schemas.microsoft.com/sharepoint/v4"/>
    <ds:schemaRef ds:uri="b031f331-093e-4af9-b9a8-5fb9941cd8bc"/>
    <ds:schemaRef ds:uri="61ea441e-408f-4c04-8adb-e628fdc37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216</Words>
  <Characters>1429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Cappiella</dc:creator>
  <cp:keywords/>
  <dc:description/>
  <cp:lastModifiedBy>Sami Towsif Khan</cp:lastModifiedBy>
  <cp:revision>8</cp:revision>
  <dcterms:created xsi:type="dcterms:W3CDTF">2026-04-30T15:51:00Z</dcterms:created>
  <dcterms:modified xsi:type="dcterms:W3CDTF">2026-04-30T20:08:00Z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0x01010084099C5946FA6344AFBC08FDA28BB5E3000F2A5536EED47B428001DEFDF00DB8CF</vt:lpwstr>
  </property>
  <property fmtid="{D5CDD505-2E9C-101B-9397-08002B2CF9AE}" pid="3" name="MediaServiceImageTags">
    <vt:lpwstr/>
  </property>
</Properties>
</file>